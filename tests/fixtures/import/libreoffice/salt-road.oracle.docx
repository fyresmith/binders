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document.xml" ContentType="application/vnd.openxmlformats-officedocument.wordprocessingml.document.main+xml"/>
  <Override PartName="/word/comments.xml" ContentType="application/vnd.openxmlformats-officedocument.wordprocessingml.comment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jc w:val="center"/>
        <w:rPr/>
      </w:pPr>
      <w:r>
        <w:rPr/>
        <w:t>The Salt Road</w:t>
      </w:r>
    </w:p>
    <w:p>
      <w:pPr>
        <w:pStyle w:val="Subtitle"/>
        <w:bidi w:val="0"/>
        <w:jc w:val="center"/>
        <w:rPr/>
      </w:pPr>
      <w:r>
        <w:rPr/>
        <w:t>A novel</w:t>
      </w:r>
    </w:p>
    <w:p>
      <w:pPr>
        <w:pStyle w:val="Heading1"/>
        <w:bidi w:val="0"/>
        <w:ind w:hanging="0" w:left="0"/>
        <w:rPr/>
      </w:pPr>
      <w:r>
        <w:rPr/>
        <w:t>The jetty</w:t>
      </w:r>
    </w:p>
    <w:p>
      <w:pPr>
        <w:pStyle w:val="BodyText"/>
        <w:bidi w:val="0"/>
        <w:spacing w:before="0" w:after="113"/>
        <w:ind w:firstLine="283"/>
        <w:rPr/>
      </w:pPr>
      <w:r>
        <w:rPr/>
        <w:t>Mara came down to the jetty before the light, as she had every morning</w:t>
      </w:r>
      <w:r>
        <w:rPr>
          <w:rStyle w:val="FootnoteReference"/>
        </w:rPr>
        <w:footnoteReference w:id="2"/>
      </w:r>
      <w:r>
        <w:rPr/>
        <w:t xml:space="preserve"> since the boats stopped coming. The tide was out and the posts stood up out of the mud like the ribs of something drowned.</w:t>
      </w:r>
    </w:p>
    <w:p>
      <w:pPr>
        <w:pStyle w:val="BodyText"/>
        <w:bidi w:val="0"/>
        <w:spacing w:before="0" w:after="113"/>
        <w:ind w:firstLine="283"/>
        <w:rPr/>
      </w:pPr>
      <w:r>
        <w:rPr/>
        <w:t>The gulls had gone inland days ago. Nobody in the village said what that meant, though everybody knew it, the way you know the weight of a coat you have worn all winter.</w:t>
      </w:r>
    </w:p>
    <w:p>
      <w:pPr>
        <w:pStyle w:val="BodyText"/>
        <w:bidi w:val="0"/>
        <w:spacing w:before="0" w:after="113"/>
        <w:ind w:firstLine="283"/>
        <w:rPr/>
      </w:pPr>
      <w:r>
        <w:rPr/>
        <w:t>Down at the slip the old men sat on upturned crates and talked about other years: the year the ice came into the harbour, the year the herring failed, the year the lifeboat went out and came back with no one in it.</w:t>
      </w:r>
    </w:p>
    <w:p>
      <w:pPr>
        <w:pStyle w:val="BodyText"/>
        <w:bidi w:val="0"/>
        <w:spacing w:before="0" w:after="113"/>
        <w:ind w:firstLine="283"/>
        <w:rPr/>
      </w:pPr>
      <w:r>
        <w:rPr/>
        <w:t>She walked the length of the sea wall and back again, and then once more, because walking was something to do with her hands and her feet while her head went over the same ground it had been over all morning.</w:t>
      </w:r>
    </w:p>
    <w:p>
      <w:pPr>
        <w:pStyle w:val="BodyText"/>
        <w:bidi w:val="0"/>
        <w:spacing w:before="0" w:after="113"/>
        <w:ind w:firstLine="283"/>
        <w:rPr/>
      </w:pPr>
      <w:r>
        <w:rPr/>
        <w:t xml:space="preserve">She counted them, as her father had taught her. </w:t>
      </w:r>
      <w:r>
        <w:rPr>
          <w:rStyle w:val="Emphasis"/>
        </w:rPr>
        <w:t>Nineteen.</w:t>
      </w:r>
      <w:r>
        <w:rPr/>
        <w:t xml:space="preserve"> There had been twenty the week before.</w:t>
      </w:r>
    </w:p>
    <w:p>
      <w:pPr>
        <w:pStyle w:val="BodyText"/>
        <w:bidi w:val="0"/>
        <w:spacing w:before="0" w:after="113"/>
        <w:ind w:firstLine="283"/>
        <w:rPr/>
      </w:pPr>
      <w:r>
        <w:rPr/>
        <w:t>Behind her the village was still asleep, its windows dark, its chimneys cold. Only the keeper’s lamp turned on the point, patient as a clock.</w:t>
      </w:r>
    </w:p>
    <w:p>
      <w:pPr>
        <w:pStyle w:val="Scenebreak"/>
        <w:bidi w:val="0"/>
        <w:jc w:val="center"/>
        <w:rPr/>
      </w:pPr>
      <w:r>
        <w:rPr/>
        <w:t>* * *</w:t>
      </w:r>
    </w:p>
    <w:p>
      <w:pPr>
        <w:pStyle w:val="BodyText"/>
        <w:bidi w:val="0"/>
        <w:spacing w:before="0" w:after="113"/>
        <w:ind w:firstLine="283"/>
        <w:rPr/>
      </w:pPr>
      <w:r>
        <w:rPr/>
        <w:t xml:space="preserve">By noon the wind had come round to the east and brought the smell of the salt flats with it. Hal found her </w:t>
      </w:r>
      <w:commentRangeStart w:id="0"/>
      <w:r>
        <w:rPr/>
        <w:t>mending nets</w:t>
      </w:r>
      <w:r>
        <w:rPr/>
      </w:r>
      <w:commentRangeEnd w:id="0"/>
      <w:r>
        <w:commentReference w:id="0"/>
      </w:r>
      <w:r>
        <w:rPr/>
        <w:t xml:space="preserve"> in the lee of the boathouse.</w:t>
      </w:r>
    </w:p>
    <w:p>
      <w:pPr>
        <w:pStyle w:val="BodyText"/>
        <w:bidi w:val="0"/>
        <w:spacing w:before="0" w:after="113"/>
        <w:ind w:firstLine="283"/>
        <w:rPr/>
      </w:pPr>
      <w:r>
        <w:rPr/>
        <w:t>The gulls had gone inland days ago. Nobody in the village said what that meant, though everybody knew it, the way you know the weight of a coat you have worn all winter.</w:t>
      </w:r>
    </w:p>
    <w:p>
      <w:pPr>
        <w:pStyle w:val="BodyText"/>
        <w:bidi w:val="0"/>
        <w:spacing w:before="0" w:after="113"/>
        <w:ind w:firstLine="283"/>
        <w:rPr/>
      </w:pPr>
      <w:r>
        <w:rPr/>
        <w:t>Down at the slip the old men sat on upturned crates and talked about other years: the year the ice came into the harbour, the year the herring failed, the year the lifeboat went out and came back with no one in it.</w:t>
      </w:r>
    </w:p>
    <w:p>
      <w:pPr>
        <w:pStyle w:val="BodyText"/>
        <w:bidi w:val="0"/>
        <w:spacing w:before="0" w:after="113"/>
        <w:ind w:firstLine="283"/>
        <w:rPr/>
      </w:pPr>
      <w:r>
        <w:rPr/>
        <w:t>She walked the length of the sea wall and back again, and then once more, because walking was something to do with her hands and her feet while her head went over the same ground it had been over all morning.</w:t>
      </w:r>
    </w:p>
    <w:p>
      <w:pPr>
        <w:pStyle w:val="BodyText"/>
        <w:bidi w:val="0"/>
        <w:spacing w:before="0" w:after="113"/>
        <w:ind w:firstLine="283"/>
        <w:rPr/>
      </w:pPr>
      <w:r>
        <w:rPr/>
        <w:t>“</w:t>
      </w:r>
      <w:r>
        <w:rPr/>
        <w:t>They’re saying the road’s gone under at Corran,” he said. “Three days, maybe four.”</w:t>
      </w:r>
    </w:p>
    <w:p>
      <w:pPr>
        <w:pStyle w:val="BodyText"/>
        <w:bidi w:val="0"/>
        <w:spacing w:before="0" w:after="113"/>
        <w:ind w:firstLine="283"/>
        <w:rPr/>
      </w:pPr>
      <w:r>
        <w:rPr/>
        <w:t>She didn’t look up. “Then we’ll wait three days.”</w:t>
      </w:r>
    </w:p>
    <w:p>
      <w:pPr>
        <w:pStyle w:val="Heading1"/>
        <w:bidi w:val="0"/>
        <w:ind w:hanging="0" w:left="0"/>
        <w:rPr/>
      </w:pPr>
      <w:r>
        <w:rPr/>
        <w:t>The tide</w:t>
      </w:r>
    </w:p>
    <w:p>
      <w:pPr>
        <w:pStyle w:val="BodyText"/>
        <w:bidi w:val="0"/>
        <w:spacing w:before="0" w:after="113"/>
        <w:ind w:firstLine="283"/>
        <w:rPr/>
      </w:pPr>
      <w:r>
        <w:rPr/>
        <w:t>The water rose all afternoon. It came in over the flats in long grey sheets, quiet as breathing, and filled the channels one by one until the jetty stood in open water.</w:t>
      </w:r>
    </w:p>
    <w:p>
      <w:pPr>
        <w:pStyle w:val="BodyText"/>
        <w:bidi w:val="0"/>
        <w:spacing w:before="0" w:after="113"/>
        <w:ind w:firstLine="283"/>
        <w:rPr/>
      </w:pPr>
      <w:r>
        <w:rPr/>
        <w:t>The gulls had gone inland days ago. Nobody in the village said what that meant, though everybody knew it, the way you know the weight of a coat you have worn all winter.</w:t>
      </w:r>
    </w:p>
    <w:p>
      <w:pPr>
        <w:pStyle w:val="BodyText"/>
        <w:bidi w:val="0"/>
        <w:spacing w:before="0" w:after="113"/>
        <w:ind w:firstLine="283"/>
        <w:rPr/>
      </w:pPr>
      <w:r>
        <w:rPr/>
        <w:t>Down at the slip the old men sat on upturned crates and talked about other years: the year the ice came into the harbour, the year the herring failed, the year the lifeboat went out and came back with no one in it.</w:t>
      </w:r>
    </w:p>
    <w:p>
      <w:pPr>
        <w:pStyle w:val="BodyText"/>
        <w:bidi w:val="0"/>
        <w:spacing w:before="0" w:after="113"/>
        <w:ind w:firstLine="283"/>
        <w:rPr/>
      </w:pPr>
      <w:r>
        <w:rPr/>
        <w:t>She walked the length of the sea wall and back again, and then once more, because walking was something to do with her hands and her feet while her head went over the same ground it had been over all morning.</w:t>
      </w:r>
    </w:p>
    <w:p>
      <w:pPr>
        <w:pStyle w:val="BodyText"/>
        <w:bidi w:val="0"/>
        <w:spacing w:before="0" w:after="113"/>
        <w:ind w:firstLine="283"/>
        <w:rPr/>
      </w:pPr>
      <w:r>
        <w:rPr/>
        <w:t xml:space="preserve">Mara watched it from the window of the net loft. She had seen spring tides </w:t>
      </w:r>
      <w:ins w:id="0" w:author="Ann" w:date="2026-10-01T10:00:00Z">
        <w:r>
          <w:rPr/>
          <w:t xml:space="preserve">many times </w:t>
        </w:r>
      </w:ins>
      <w:r>
        <w:rPr/>
        <w:t xml:space="preserve">before, and storm tides, but never one that came in so </w:t>
      </w:r>
      <w:r>
        <w:rPr>
          <w:rStyle w:val="Emphasis"/>
        </w:rPr>
        <w:t>smoothly</w:t>
      </w:r>
      <w:r>
        <w:rPr/>
        <w:t xml:space="preserve">, </w:t>
      </w:r>
      <w:del w:id="1" w:author="Ann" w:date="2026-10-01T10:00:00Z">
        <w:r>
          <w:rPr/>
          <w:delText xml:space="preserve">and so fast, </w:delText>
        </w:r>
      </w:del>
      <w:r>
        <w:rPr/>
        <w:t>as if it had somewhere to be.</w:t>
      </w:r>
    </w:p>
    <w:p>
      <w:pPr>
        <w:pStyle w:val="BodyText"/>
        <w:bidi w:val="0"/>
        <w:spacing w:before="0" w:after="113"/>
        <w:ind w:firstLine="283"/>
        <w:rPr/>
      </w:pPr>
      <w:r>
        <w:rPr/>
        <w:t>At six the keeper rang the bell.</w:t>
      </w:r>
    </w:p>
    <w:p>
      <w:pPr>
        <w:pStyle w:val="BodyText"/>
        <w:bidi w:val="0"/>
        <w:spacing w:before="0" w:after="113"/>
        <w:ind w:firstLine="283"/>
        <w:rPr/>
      </w:pPr>
      <w:r>
        <w:rPr/>
        <w:drawing>
          <wp:inline distT="0" distB="0" distL="0" distR="0">
            <wp:extent cx="575945" cy="360045"/>
            <wp:effectExtent l="0" t="0" r="0" b="0"/>
            <wp:docPr id="1" name="Tide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ide chart"/>
                    <pic:cNvPicPr>
                      <a:picLocks noChangeAspect="1" noChangeArrowheads="1"/>
                    </pic:cNvPicPr>
                  </pic:nvPicPr>
                  <pic:blipFill>
                    <a:blip r:embed="rId2"/>
                    <a:stretch>
                      <a:fillRect/>
                    </a:stretch>
                  </pic:blipFill>
                  <pic:spPr bwMode="auto">
                    <a:xfrm>
                      <a:off x="0" y="0"/>
                      <a:ext cx="575945" cy="360045"/>
                    </a:xfrm>
                    <a:prstGeom prst="rect">
                      <a:avLst/>
                    </a:prstGeom>
                    <a:noFill/>
                  </pic:spPr>
                </pic:pic>
              </a:graphicData>
            </a:graphic>
          </wp:inline>
        </w:drawing>
      </w:r>
    </w:p>
    <w:p>
      <w:pPr>
        <w:pStyle w:val="Heading1"/>
        <w:bidi w:val="0"/>
        <w:ind w:hanging="0" w:left="0"/>
        <w:rPr/>
      </w:pPr>
      <w:r>
        <w:rPr/>
        <w:t>The storm</w:t>
      </w:r>
    </w:p>
    <w:p>
      <w:pPr>
        <w:pStyle w:val="BodyText"/>
        <w:bidi w:val="0"/>
        <w:spacing w:before="0" w:after="113"/>
        <w:ind w:firstLine="283"/>
        <w:rPr/>
      </w:pPr>
      <w:r>
        <w:rPr/>
        <w:t>It broke a little after midnight. The first gust took the slates off the chapel roof and sent them skating down the lane like playing cards.</w:t>
      </w:r>
    </w:p>
    <w:p>
      <w:pPr>
        <w:pStyle w:val="BodyText"/>
        <w:bidi w:val="0"/>
        <w:spacing w:before="0" w:after="113"/>
        <w:ind w:firstLine="283"/>
        <w:rPr/>
      </w:pPr>
      <w:r>
        <w:rPr/>
        <w:t>The gulls had gone inland days ago. Nobody in the village said what that meant, though everybody knew it, the way you know the weight of a coat you have worn all winter.</w:t>
      </w:r>
    </w:p>
    <w:p>
      <w:pPr>
        <w:pStyle w:val="BodyText"/>
        <w:bidi w:val="0"/>
        <w:spacing w:before="0" w:after="113"/>
        <w:ind w:firstLine="283"/>
        <w:rPr/>
      </w:pPr>
      <w:r>
        <w:rPr/>
        <w:t>Down at the slip the old men sat on upturned crates and talked about other years: the year the ice came into the harbour, the year the herring failed, the year the lifeboat went out and came back with no one in it.</w:t>
      </w:r>
    </w:p>
    <w:p>
      <w:pPr>
        <w:pStyle w:val="BodyText"/>
        <w:bidi w:val="0"/>
        <w:spacing w:before="0" w:after="113"/>
        <w:ind w:firstLine="283"/>
        <w:rPr/>
      </w:pPr>
      <w:r>
        <w:rPr/>
        <w:t>She walked the length of the sea wall and back again, and then once more, because walking was something to do with her hands and her feet while her head went over the same ground it had been over all morning.</w:t>
      </w:r>
    </w:p>
    <w:p>
      <w:pPr>
        <w:pStyle w:val="BodyText"/>
        <w:bidi w:val="0"/>
        <w:spacing w:before="0" w:after="113"/>
        <w:ind w:firstLine="283"/>
        <w:rPr/>
      </w:pPr>
      <w:r>
        <w:rPr/>
        <w:t>Hal was at the door before she had her boots on. “The boat,” he said, and she understood him: the last boat, the one they had kept for the road.</w:t>
      </w:r>
    </w:p>
    <w:p>
      <w:pPr>
        <w:pStyle w:val="BodyText"/>
        <w:bidi w:val="0"/>
        <w:spacing w:before="0" w:after="113"/>
        <w:ind w:firstLine="283"/>
        <w:rPr/>
      </w:pPr>
      <w:r>
        <w:rPr/>
        <w:t>They ran.</w:t>
      </w:r>
    </w:p>
    <w:p>
      <w:pPr>
        <w:pStyle w:val="Scenebreak"/>
        <w:bidi w:val="0"/>
        <w:jc w:val="center"/>
        <w:rPr/>
      </w:pPr>
      <w:r>
        <w:rPr/>
        <w:t>* * *</w:t>
      </w:r>
    </w:p>
    <w:p>
      <w:pPr>
        <w:pStyle w:val="BodyText"/>
        <w:bidi w:val="0"/>
        <w:spacing w:before="0" w:after="113"/>
        <w:ind w:firstLine="283"/>
        <w:rPr/>
      </w:pPr>
      <w:r>
        <w:rPr/>
        <w:t>In the morning the jetty was gone. Not broken, not leaning: gone, as if the sea had simply taken it back.</w:t>
      </w:r>
    </w:p>
    <w:p>
      <w:pPr>
        <w:pStyle w:val="BodyText"/>
        <w:bidi w:val="0"/>
        <w:spacing w:before="0" w:after="113"/>
        <w:ind w:firstLine="283"/>
        <w:rPr/>
      </w:pPr>
      <w:r>
        <w:rPr/>
        <w:t>The gulls had gone inland days ago. Nobody in the village said what that meant, though everybody knew it, the way you know the weight of a coat you have worn all winter.</w:t>
      </w:r>
    </w:p>
    <w:p>
      <w:pPr>
        <w:pStyle w:val="BodyText"/>
        <w:bidi w:val="0"/>
        <w:spacing w:before="0" w:after="113"/>
        <w:ind w:firstLine="283"/>
        <w:rPr/>
      </w:pPr>
      <w:r>
        <w:rPr/>
        <w:t>Down at the slip the old men sat on upturned crates and talked about other years: the year the ice came into the harbour, the year the herring failed, the year the lifeboat went out and came back with no one in it.</w:t>
      </w:r>
    </w:p>
    <w:p>
      <w:pPr>
        <w:pStyle w:val="BodyText"/>
        <w:bidi w:val="0"/>
        <w:spacing w:before="0" w:after="113"/>
        <w:ind w:firstLine="283"/>
        <w:rPr/>
      </w:pPr>
      <w:r>
        <w:rPr/>
        <w:t>She walked the length of the sea wall and back again, and then once more, because walking was something to do with her hands and her feet while her head went over the same ground it had been over all morning.</w:t>
      </w:r>
    </w:p>
    <w:p>
      <w:pPr>
        <w:pStyle w:val="BodyText"/>
        <w:bidi w:val="0"/>
        <w:spacing w:before="0" w:after="113"/>
        <w:ind w:firstLine="283"/>
        <w:rPr/>
      </w:pPr>
      <w:r>
        <w:rPr/>
        <w:t>Mara stood where it had been and counted the posts that were left. There were none to count.</w:t>
      </w:r>
    </w:p>
    <w:sectPr>
      <w:footnotePr>
        <w:numFmt w:val="decimal"/>
      </w:footnote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Ann" w:date="2026-10-01T10:00:00Z" w:initials="">
    <w:p>
      <w:pPr>
        <w:bidi w:val="0"/>
        <w:rPr/>
      </w:pPr>
      <w:r>
        <w:annotationRef/>
      </w:r>
      <w:r>
        <w:rPr/>
        <w:t>Is she alone here? Check against chapter 3.</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bidi w:val="0"/>
        <w:rPr/>
      </w:pPr>
      <w:r>
        <w:rPr>
          <w:rStyle w:val="FootnoteCharacters"/>
        </w:rPr>
        <w:footnoteRef/>
      </w:r>
      <w:r>
        <w:rPr/>
        <w:t>Corran had had no ferry since 1931.</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trackRevisions/>
  <w:defaultTabStop w:val="709"/>
  <w:autoHyphenation w:val="true"/>
  <w:hyphenationZone w:val="0"/>
  <w:footnotePr>
    <w:numFmt w:val="decimal"/>
    <w:footnote w:id="0"/>
    <w:footnote w:id="1"/>
  </w:footnotePr>
  <w:compat>
    <w:adjustLineHeightInTable/>
    <w:doNotUseHTMLParagraphAutoSpacing/>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iberation Sans"/>
        <w:kern w:val="2"/>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Liberation Serif" w:hAnsi="Liberation Serif" w:eastAsia="Noto Serif CJK SC" w:cs="Liberation Sans"/>
      <w:color w:val="auto"/>
      <w:kern w:val="2"/>
      <w:sz w:val="24"/>
      <w:szCs w:val="24"/>
      <w:lang w:val="en-US" w:eastAsia="zh-CN" w:bidi="hi-IN"/>
    </w:rPr>
  </w:style>
  <w:style w:type="paragraph" w:styleId="Heading1">
    <w:name w:val="heading 1"/>
    <w:next w:val="BodyText"/>
    <w:qFormat/>
    <w:pPr>
      <w:pageBreakBefore/>
      <w:widowControl w:val="false"/>
      <w:numPr>
        <w:ilvl w:val="0"/>
        <w:numId w:val="1"/>
      </w:numPr>
      <w:kinsoku w:val="true"/>
      <w:overflowPunct w:val="true"/>
      <w:autoSpaceDE w:val="true"/>
      <w:bidi w:val="0"/>
      <w:outlineLvl w:val="0"/>
    </w:pPr>
    <w:rPr>
      <w:rFonts w:ascii="Liberation Serif" w:hAnsi="Liberation Serif" w:eastAsia="Noto Serif CJK SC" w:cs="Liberation Sans"/>
      <w:b/>
      <w:color w:val="auto"/>
      <w:kern w:val="2"/>
      <w:sz w:val="31"/>
      <w:szCs w:val="24"/>
      <w:lang w:val="en-US" w:eastAsia="zh-CN" w:bidi="hi-IN"/>
    </w:rPr>
  </w:style>
  <w:style w:type="character" w:styleId="Emphasis">
    <w:name w:val="Emphasis"/>
    <w:qFormat/>
    <w:rPr>
      <w:i/>
    </w:rPr>
  </w:style>
  <w:style w:type="character" w:styleId="FootnoteCharacters">
    <w:name w:val="Footnote Characters"/>
    <w:qForma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next w:val="BodyText"/>
    <w:qFormat/>
    <w:pPr>
      <w:widowControl w:val="false"/>
      <w:kinsoku w:val="true"/>
      <w:overflowPunct w:val="true"/>
      <w:autoSpaceDE w:val="true"/>
      <w:bidi w:val="0"/>
    </w:pPr>
    <w:rPr>
      <w:rFonts w:ascii="Liberation Serif" w:hAnsi="Liberation Serif" w:eastAsia="Noto Serif CJK SC" w:cs="Liberation Sans"/>
      <w:color w:val="auto"/>
      <w:kern w:val="2"/>
      <w:sz w:val="28"/>
      <w:szCs w:val="24"/>
      <w:lang w:val="en-US" w:eastAsia="zh-CN" w:bidi="hi-IN"/>
    </w:rPr>
  </w:style>
  <w:style w:type="paragraph" w:styleId="BodyText">
    <w:name w:val="Body Text"/>
    <w:pPr>
      <w:widowControl w:val="false"/>
      <w:kinsoku w:val="true"/>
      <w:overflowPunct w:val="true"/>
      <w:autoSpaceDE w:val="true"/>
      <w:bidi w:val="0"/>
      <w:spacing w:before="0" w:after="113"/>
      <w:ind w:firstLine="283"/>
    </w:pPr>
    <w:rPr>
      <w:rFonts w:ascii="Liberation Serif" w:hAnsi="Liberation Serif" w:eastAsia="Noto Serif CJK SC" w:cs="Liberation Sans"/>
      <w:color w:val="auto"/>
      <w:kern w:val="2"/>
      <w:sz w:val="24"/>
      <w:szCs w:val="24"/>
      <w:lang w:val="en-US" w:eastAsia="zh-CN" w:bidi="hi-IN"/>
    </w:rPr>
  </w:style>
  <w:style w:type="paragraph" w:styleId="List">
    <w:name w:val="List"/>
    <w:basedOn w:val="BodyText"/>
    <w:pPr/>
    <w:rPr>
      <w:rFonts w:cs="Liberation Sans"/>
    </w:rPr>
  </w:style>
  <w:style w:type="paragraph" w:styleId="Caption">
    <w:name w:val="caption"/>
    <w:basedOn w:val="Normal"/>
    <w:qFormat/>
    <w:pPr>
      <w:suppressLineNumbers/>
      <w:spacing w:before="120" w:after="120"/>
    </w:pPr>
    <w:rPr>
      <w:rFonts w:cs="Liberation Sans"/>
      <w:i/>
      <w:iCs/>
      <w:sz w:val="24"/>
      <w:szCs w:val="24"/>
    </w:rPr>
  </w:style>
  <w:style w:type="paragraph" w:styleId="Index">
    <w:name w:val="Index"/>
    <w:basedOn w:val="Normal"/>
    <w:qFormat/>
    <w:pPr>
      <w:suppressLineNumbers/>
    </w:pPr>
    <w:rPr>
      <w:rFonts w:cs="Liberation Sans"/>
    </w:rPr>
  </w:style>
  <w:style w:type="paragraph" w:styleId="Title">
    <w:name w:val="Title"/>
    <w:next w:val="BodyText"/>
    <w:qFormat/>
    <w:pPr>
      <w:widowControl w:val="false"/>
      <w:kinsoku w:val="true"/>
      <w:overflowPunct w:val="true"/>
      <w:autoSpaceDE w:val="true"/>
      <w:bidi w:val="0"/>
      <w:jc w:val="center"/>
    </w:pPr>
    <w:rPr>
      <w:rFonts w:ascii="Liberation Serif" w:hAnsi="Liberation Serif" w:eastAsia="Noto Serif CJK SC" w:cs="Liberation Sans"/>
      <w:b/>
      <w:color w:val="auto"/>
      <w:kern w:val="2"/>
      <w:sz w:val="56"/>
      <w:szCs w:val="24"/>
      <w:lang w:val="en-US" w:eastAsia="zh-CN" w:bidi="hi-IN"/>
    </w:rPr>
  </w:style>
  <w:style w:type="paragraph" w:styleId="Subtitle">
    <w:name w:val="Subtitle"/>
    <w:next w:val="BodyText"/>
    <w:qFormat/>
    <w:pPr>
      <w:widowControl w:val="false"/>
      <w:kinsoku w:val="true"/>
      <w:overflowPunct w:val="true"/>
      <w:autoSpaceDE w:val="true"/>
      <w:bidi w:val="0"/>
      <w:jc w:val="center"/>
    </w:pPr>
    <w:rPr>
      <w:rFonts w:ascii="Liberation Serif" w:hAnsi="Liberation Serif" w:eastAsia="Noto Serif CJK SC" w:cs="Liberation Sans"/>
      <w:color w:val="auto"/>
      <w:kern w:val="2"/>
      <w:sz w:val="24"/>
      <w:szCs w:val="24"/>
      <w:lang w:val="en-US" w:eastAsia="zh-CN" w:bidi="hi-IN"/>
    </w:rPr>
  </w:style>
  <w:style w:type="paragraph" w:styleId="Scenebreak">
    <w:name w:val="Scene break"/>
    <w:qFormat/>
    <w:pPr>
      <w:widowControl w:val="false"/>
      <w:kinsoku w:val="true"/>
      <w:overflowPunct w:val="true"/>
      <w:autoSpaceDE w:val="true"/>
      <w:bidi w:val="0"/>
      <w:jc w:val="center"/>
    </w:pPr>
    <w:rPr>
      <w:rFonts w:ascii="Liberation Serif" w:hAnsi="Liberation Serif" w:eastAsia="Noto Serif CJK SC" w:cs="Liberation Sans"/>
      <w:color w:val="auto"/>
      <w:kern w:val="2"/>
      <w:sz w:val="24"/>
      <w:szCs w:val="24"/>
      <w:lang w:val="en-US" w:eastAsia="zh-CN" w:bidi="hi-IN"/>
    </w:rPr>
  </w:style>
  <w:style w:type="paragraph" w:styleId="FootnoteText">
    <w:name w:val="footnote text"/>
    <w:pPr>
      <w:widowControl w:val="false"/>
      <w:kinsoku w:val="true"/>
      <w:overflowPunct w:val="true"/>
      <w:autoSpaceDE w:val="true"/>
      <w:bidi w:val="0"/>
    </w:pPr>
    <w:rPr>
      <w:rFonts w:ascii="Liberation Serif" w:hAnsi="Liberation Serif" w:eastAsia="Noto Serif CJK SC" w:cs="Liberation Sans"/>
      <w:color w:val="auto"/>
      <w:kern w:val="2"/>
      <w:sz w:val="20"/>
      <w:szCs w:val="24"/>
      <w:lang w:val="en-US" w:eastAsia="zh-CN"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notes" Target="footnotes.xml"/><Relationship Id="rId4" Type="http://schemas.openxmlformats.org/officeDocument/2006/relationships/comments" Target="comments.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LibreOffice_project/680$Build-3</Application>
  <AppVersion>15.0000</AppVersion>
  <Pages>4</Pages>
  <Words>915</Words>
  <Characters>3750</Characters>
  <CharactersWithSpaces>4628</CharactersWithSpaces>
  <Paragraphs>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